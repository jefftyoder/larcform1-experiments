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Arctic winter boundary layer occupies two observed states: a cloudy state with weak, elevated inversions, and a radiatively clear state with strong surface-based inversions. Many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large-scale models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 never produce the cloudy state.</w:t>
      </w:r>
      <w:commentRangeStart w:id="1"/>
      <w:r w:rsidDel="00000000" w:rsidR="00000000" w:rsidRPr="00000000">
        <w:rPr>
          <w:sz w:val="24"/>
          <w:szCs w:val="24"/>
          <w:rtl w:val="0"/>
        </w:rPr>
        <w:t xml:space="preserve"> The Larcform 1 single-column intercomparison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0"/>
        </w:rPr>
        <w:t xml:space="preserve"> (Pithan et al., 2016) attributed this failure largely to condensate representation, concluding that </w:t>
      </w:r>
      <w:ins w:author="Sally Zhang" w:id="0" w:date="2026-08-04T18:07:47Z">
        <w:r w:rsidDel="00000000" w:rsidR="00000000" w:rsidRPr="00000000">
          <w:rPr>
            <w:sz w:val="24"/>
            <w:szCs w:val="24"/>
            <w:rtl w:val="0"/>
          </w:rPr>
          <w:t xml:space="preserve">only</w:t>
        </w:r>
      </w:ins>
      <w:del w:author="Sally Zhang" w:id="0" w:date="2026-08-04T18:07:47Z">
        <w:r w:rsidDel="00000000" w:rsidR="00000000" w:rsidRPr="00000000">
          <w:rPr>
            <w:sz w:val="24"/>
            <w:szCs w:val="24"/>
            <w:rtl w:val="0"/>
          </w:rPr>
          <w:delText xml:space="preserve">all</w:delText>
        </w:r>
      </w:del>
      <w:r w:rsidDel="00000000" w:rsidR="00000000" w:rsidRPr="00000000">
        <w:rPr>
          <w:sz w:val="24"/>
          <w:szCs w:val="24"/>
          <w:rtl w:val="0"/>
        </w:rPr>
        <w:t xml:space="preserve"> schemes with separate prognostic variables for cloud liquid and cloud ice, and explicitly computed freezing rates, reproduced the cloudy state.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del w:author="Sally Zhang" w:id="3" w:date="2026-08-04T18:11:29Z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implement Larcform 1 in ClimaAtmos.jl, the </w:t>
      </w:r>
      <w:commentRangeStart w:id="2"/>
      <w:r w:rsidDel="00000000" w:rsidR="00000000" w:rsidRPr="00000000">
        <w:rPr>
          <w:sz w:val="24"/>
          <w:szCs w:val="24"/>
          <w:rtl w:val="0"/>
        </w:rPr>
        <w:t xml:space="preserve">CliMA atmosphere model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t xml:space="preserve">, using </w:t>
      </w:r>
      <w:commentRangeStart w:id="3"/>
      <w:r w:rsidDel="00000000" w:rsidR="00000000" w:rsidRPr="00000000">
        <w:rPr>
          <w:sz w:val="24"/>
          <w:szCs w:val="24"/>
          <w:rtl w:val="0"/>
        </w:rPr>
        <w:t xml:space="preserve">non-equilibrium </w:t>
      </w:r>
      <w:ins w:author="Sally Zhang" w:id="1" w:date="2026-08-04T18:20:11Z">
        <w:r w:rsidDel="00000000" w:rsidR="00000000" w:rsidRPr="00000000">
          <w:rPr>
            <w:sz w:val="24"/>
            <w:szCs w:val="24"/>
            <w:rtl w:val="0"/>
          </w:rPr>
          <w:t xml:space="preserve">1-moment </w:t>
        </w:r>
      </w:ins>
      <w:r w:rsidDel="00000000" w:rsidR="00000000" w:rsidRPr="00000000">
        <w:rPr>
          <w:sz w:val="24"/>
          <w:szCs w:val="24"/>
          <w:rtl w:val="0"/>
        </w:rPr>
        <w:t xml:space="preserve">microphysics with prognostic cloud liquid and ice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, and a prognostic </w:t>
      </w:r>
      <w:commentRangeStart w:id="4"/>
      <w:r w:rsidDel="00000000" w:rsidR="00000000" w:rsidRPr="00000000">
        <w:rPr>
          <w:sz w:val="24"/>
          <w:szCs w:val="24"/>
          <w:rtl w:val="0"/>
        </w:rPr>
        <w:t xml:space="preserve">EDMF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sz w:val="24"/>
          <w:szCs w:val="24"/>
          <w:rtl w:val="0"/>
        </w:rPr>
        <w:t xml:space="preserve"> scheme</w:t>
      </w:r>
      <w:ins w:author="Sally Zhang" w:id="2" w:date="2026-08-04T18:08:21Z">
        <w:r w:rsidDel="00000000" w:rsidR="00000000" w:rsidRPr="00000000">
          <w:rPr>
            <w:sz w:val="24"/>
            <w:szCs w:val="24"/>
            <w:rtl w:val="0"/>
          </w:rPr>
          <w:t xml:space="preserve"> for turbulence and convection</w:t>
        </w:r>
      </w:ins>
      <w:r w:rsidDel="00000000" w:rsidR="00000000" w:rsidRPr="00000000">
        <w:rPr>
          <w:sz w:val="24"/>
          <w:szCs w:val="24"/>
          <w:rtl w:val="0"/>
        </w:rPr>
        <w:t xml:space="preserve">. Under a diagnostic temperature-based partition of condensate between liquid and ice, liquid water path remains near zero throughout the transformation, the distribution of surface net longwave radiation is unimodal, and a surface-based inversion develops within the first day. </w:t>
      </w:r>
      <w:ins w:author="Sally Zhang" w:id="3" w:date="2026-08-04T18:11:29Z">
        <w:r w:rsidDel="00000000" w:rsidR="00000000" w:rsidRPr="00000000">
          <w:rPr>
            <w:sz w:val="24"/>
            <w:szCs w:val="24"/>
            <w:rtl w:val="0"/>
          </w:rPr>
          <w:t xml:space="preserve">S</w:t>
        </w:r>
        <w:r w:rsidDel="00000000" w:rsidR="00000000" w:rsidRPr="00000000">
          <w:rPr>
            <w:sz w:val="24"/>
            <w:szCs w:val="24"/>
            <w:rtl w:val="0"/>
            <w:rPrChange w:author="Sally Zhang" w:id="4" w:date="2026-08-04T18:11:29Z">
              <w:rPr>
                <w:sz w:val="24"/>
                <w:szCs w:val="24"/>
              </w:rPr>
            </w:rPrChange>
          </w:rPr>
          <w:t xml:space="preserve">ensitivity tests on the ice microphysical timescale leave liquid water path unchanged, indicating that liquid is never created rather than created and rapidly glaciated. </w:t>
        </w:r>
      </w:ins>
      <w:r w:rsidDel="00000000" w:rsidR="00000000" w:rsidRPr="00000000">
        <w:rPr>
          <w:sz w:val="24"/>
          <w:szCs w:val="24"/>
          <w:rtl w:val="0"/>
        </w:rPr>
        <w:t xml:space="preserve">Replacing the partition with the kinetic vapor-to-condensate conversion following Morrison and Milbrandt (2015), which </w:t>
      </w:r>
      <w:commentRangeStart w:id="5"/>
      <w:r w:rsidDel="00000000" w:rsidR="00000000" w:rsidRPr="00000000">
        <w:rPr>
          <w:sz w:val="24"/>
          <w:szCs w:val="24"/>
          <w:rtl w:val="0"/>
        </w:rPr>
        <w:t xml:space="preserve">sources condensate from supersaturation rather than temperature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sz w:val="24"/>
          <w:szCs w:val="24"/>
          <w:rtl w:val="0"/>
        </w:rPr>
        <w:t xml:space="preserve">, recovers a persistent liquid-containing cloud, an elevated inversion, weak surface radiative cooling, and a subsequent transition to the clear state, reproducing the qualitative two-state behavior observed at SHEBA. </w:t>
      </w:r>
      <w:del w:author="Sally Zhang" w:id="3" w:date="2026-08-04T18:11:29Z">
        <w:r w:rsidDel="00000000" w:rsidR="00000000" w:rsidRPr="00000000">
          <w:rPr>
            <w:sz w:val="24"/>
            <w:szCs w:val="24"/>
            <w:rtl w:val="0"/>
          </w:rPr>
          <w:delText xml:space="preserve">Under the diagnostic partition, sensitivity tests on the ice microphysical timescale leave liquid water path unchanged, indicating that liquid is never created rather than created and rapidly glaciated.</w:delText>
        </w:r>
      </w:del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results refine the Larcform 1 conclusion: prognostic condensate variables are necessary but not sufficient to sustain supercooled liquid water, and the </w:t>
      </w:r>
      <w:commentRangeStart w:id="6"/>
      <w:r w:rsidDel="00000000" w:rsidR="00000000" w:rsidRPr="00000000">
        <w:rPr>
          <w:sz w:val="24"/>
          <w:szCs w:val="24"/>
          <w:rtl w:val="0"/>
        </w:rPr>
        <w:t xml:space="preserve">discriminating property is whether the vapor-to-condensate source term is kinetic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sz w:val="24"/>
          <w:szCs w:val="24"/>
          <w:rtl w:val="0"/>
        </w:rPr>
        <w:t xml:space="preserve">. Because high ice-cloud emissivity can reproduce the cloudy state's radiative signature without liquid, liquid water path rather than surface net longwave radiation is the </w:t>
      </w:r>
      <w:commentRangeStart w:id="7"/>
      <w:r w:rsidDel="00000000" w:rsidR="00000000" w:rsidRPr="00000000">
        <w:rPr>
          <w:sz w:val="24"/>
          <w:szCs w:val="24"/>
          <w:rtl w:val="0"/>
        </w:rPr>
        <w:t xml:space="preserve">appropriate metric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sz w:val="24"/>
          <w:szCs w:val="24"/>
          <w:rtl w:val="0"/>
        </w:rPr>
        <w:t xml:space="preserve">. Since the diagnostic partition suppresses liquid </w:t>
      </w:r>
      <w:commentRangeStart w:id="8"/>
      <w:r w:rsidDel="00000000" w:rsidR="00000000" w:rsidRPr="00000000">
        <w:rPr>
          <w:sz w:val="24"/>
          <w:szCs w:val="24"/>
          <w:rtl w:val="0"/>
        </w:rPr>
        <w:t xml:space="preserve">without any obvious numerical failure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9"/>
      <w:r w:rsidDel="00000000" w:rsidR="00000000" w:rsidRPr="00000000">
        <w:rPr>
          <w:sz w:val="24"/>
          <w:szCs w:val="24"/>
          <w:rtl w:val="0"/>
        </w:rPr>
        <w:t xml:space="preserve">this provides a concrete test for models lacking the cloudy Arctic boundary layer despite nominally prognostic condensate.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lly Zhang" w:id="0" w:date="2026-08-04T18:07:08Z"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referring to climate models or single-column models?</w:t>
      </w:r>
    </w:p>
  </w:comment>
  <w:comment w:author="Sally Zhang" w:id="8" w:date="2026-08-04T18:16:53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stability is never enough for simulation fidelity</w:t>
      </w:r>
    </w:p>
  </w:comment>
  <w:comment w:author="Sally Zhang" w:id="1" w:date="2026-08-04T18:06:30Z"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this case is trying to simulate/capture</w:t>
      </w:r>
    </w:p>
  </w:comment>
  <w:comment w:author="Sally Zhang" w:id="7" w:date="2026-08-04T18:13:33Z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what?</w:t>
      </w:r>
    </w:p>
  </w:comment>
  <w:comment w:author="Sally Zhang" w:id="2" w:date="2026-08-04T18:10:35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 out, or provide reference</w:t>
      </w:r>
    </w:p>
  </w:comment>
  <w:comment w:author="Sally Zhang" w:id="5" w:date="2026-08-04T18:09:55Z"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 mean? I thought the temperature-based partition also uses saturation excess.</w:t>
      </w:r>
    </w:p>
  </w:comment>
  <w:comment w:author="Sally Zhang" w:id="3" w:date="2026-08-04T18:23:08Z"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the value of using 1M, see Kaul et al. (2015) Intro</w:t>
      </w:r>
    </w:p>
  </w:comment>
  <w:comment w:author="Sally Zhang" w:id="4" w:date="2026-08-04T18:08:13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 out</w:t>
      </w:r>
    </w:p>
  </w:comment>
  <w:comment w:author="Sally Zhang" w:id="9" w:date="2026-08-04T18:19:20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test for?</w:t>
      </w:r>
    </w:p>
  </w:comment>
  <w:comment w:author="Sally Zhang" w:id="6" w:date="2026-08-04T18:18:48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worry that this framing is too strict: how can you be sure, even from ClimaAtmos simulations, that this is the only process that matters for sustaining supercooled liquid?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345.030517578125" w:line="240" w:lineRule="auto"/>
      <w:ind w:left="11.280059814453125" w:firstLine="0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